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PROSPECTUS</w:t>
      </w:r>
    </w:p>
    <w:p>
      <w:pPr>
        <w:pStyle w:val="Heading2"/>
      </w:pPr>
      <w:r>
        <w:t>CPR Invest</w:t>
      </w:r>
    </w:p>
    <w:p>
      <w:pPr/>
      <w:r>
        <w:t>This Prospectus relates to CPR Invest (the "Company"), a Luxembourg société d'investissement à capital variable (SICAV) with multiple compartments.</w:t>
      </w:r>
    </w:p>
    <w:p>
      <w:pPr/>
    </w:p>
    <w:p>
      <w:pPr>
        <w:pStyle w:val="Heading1"/>
      </w:pPr>
      <w:r>
        <w:t>Principal features</w:t>
      </w:r>
    </w:p>
    <w:p>
      <w:pPr/>
      <w:r>
        <w:t>The Company offers a range of compartments with different investment objectives.</w:t>
      </w:r>
    </w:p>
    <w:p>
      <w:pPr/>
    </w:p>
    <w:p>
      <w:pPr>
        <w:pStyle w:val="Heading1"/>
      </w:pPr>
      <w:r>
        <w:t>Risk warnings</w:t>
      </w:r>
    </w:p>
    <w:p>
      <w:pPr>
        <w:pStyle w:val="Heading2"/>
      </w:pPr>
      <w:r>
        <w:t>6.1. Introduction</w:t>
      </w:r>
    </w:p>
    <w:p>
      <w:pPr/>
      <w:r>
        <w:t>Investment in the Company involves risk. Please read this section carefully.</w:t>
      </w:r>
    </w:p>
    <w:p>
      <w:pPr/>
    </w:p>
    <w:p>
      <w:pPr>
        <w:pStyle w:val="Heading2"/>
      </w:pPr>
      <w:r>
        <w:t>6.2. General risks</w:t>
      </w:r>
    </w:p>
    <w:p>
      <w:pPr/>
      <w:r>
        <w:t>Market risk, liquidity risk, and counterparty risk apply to all compartments.</w:t>
      </w:r>
    </w:p>
    <w:p>
      <w:pPr/>
    </w:p>
    <w:p>
      <w:pPr>
        <w:pStyle w:val="Heading1"/>
      </w:pPr>
      <w:r>
        <w:t>APPENDICES TO THE PROSPECTUS – COMPARTMENTS</w:t>
      </w:r>
    </w:p>
    <w:p>
      <w:pPr/>
    </w:p>
    <w:p>
      <w:pPr/>
      <w:r>
        <w:rPr>
          <w:b/>
        </w:rPr>
        <w:t>SUPPLEMENT 1. CPR Invest – Silver Age</w:t>
      </w:r>
    </w:p>
    <w:p>
      <w:pPr/>
    </w:p>
    <w:p>
      <w:pPr/>
      <w:r>
        <w:t>The Compartment seeks to provide long-term capital growth by investing primarily in equities and equity-related securities listed on recognised markets worldwide.</w:t>
      </w:r>
    </w:p>
    <w:p>
      <w:pPr/>
      <w:r>
        <w:t>The Compartment may hold up to 15% of its assets in one or more of the following:</w:t>
      </w:r>
    </w:p>
    <w:p>
      <w:pPr/>
      <w:r>
        <w:t>Ancillary liquid assets;</w:t>
      </w:r>
    </w:p>
    <w:p>
      <w:pPr/>
      <w:r>
        <w:t>Financial derivative instruments, which may be used only for hedging purposes.</w:t>
      </w:r>
    </w:p>
    <w:p>
      <w:pPr/>
    </w:p>
    <w:p>
      <w:pPr/>
      <w:r>
        <w:t>Launch date: 01/01/2015</w:t>
      </w:r>
    </w:p>
    <w:p>
      <w:pPr/>
    </w:p>
    <w:p>
      <w:pPr/>
      <w:r>
        <w:t>Term: Undetermined duration</w:t>
      </w:r>
    </w:p>
    <w:p>
      <w:pPr/>
    </w:p>
    <w:p>
      <w:pPr/>
      <w:r>
        <w:t>Reference Currency: Euro (EUR)</w:t>
      </w:r>
    </w:p>
    <w:p>
      <w:pPr/>
    </w:p>
    <w:p>
      <w:pPr/>
      <w:r>
        <w:rPr>
          <w:b/>
        </w:rPr>
        <w:t>Investment strategy and policy of the Compartment</w:t>
      </w:r>
    </w:p>
    <w:p>
      <w:pPr/>
      <w:r>
        <w:t>The Compartment is actively managed and invests across a diversified portfolio of equities. The management team uses both quantitative and qualitative analysis to select securities.</w:t>
      </w:r>
    </w:p>
    <w:p>
      <w:pPr/>
    </w:p>
    <w:p>
      <w:pPr/>
      <w:r>
        <w:rPr>
          <w:b/>
        </w:rPr>
        <w:t>Assets used by the Compartment</w:t>
      </w:r>
    </w:p>
    <w:p>
      <w:pPr/>
      <w:r>
        <w:t>Equities:</w:t>
      </w:r>
    </w:p>
    <w:p>
      <w:pPr/>
      <w:r>
        <w:t>The Compartment may invest up to 100% of its assets in equities and equity-related instruments listed on regulated markets.</w:t>
      </w:r>
    </w:p>
    <w:p>
      <w:pPr/>
    </w:p>
    <w:p>
      <w:pPr/>
      <w:r>
        <w:t>Debt securities and money-market instruments:</w:t>
      </w:r>
    </w:p>
    <w:p>
      <w:pPr/>
      <w:r>
        <w:t>The Compartment may hold up to 20% of its assets in short-term money-market instruments for liquidity management purposes.</w:t>
      </w:r>
    </w:p>
    <w:p>
      <w:pPr/>
    </w:p>
    <w:p>
      <w:pPr/>
      <w:r>
        <w:rPr>
          <w:b/>
        </w:rPr>
        <w:t>Derivatives in general used by the Compartment</w:t>
      </w:r>
    </w:p>
    <w:p>
      <w:pPr/>
      <w:r>
        <w:t>The Compartment may use financial derivative instruments for hedging purposes only. The use of derivatives will not exceed a total commitment of one time the assets.</w:t>
      </w:r>
    </w:p>
    <w:p>
      <w:pPr/>
    </w:p>
    <w:p>
      <w:pPr/>
      <w:r>
        <w:t>Total Return Swaps:</w:t>
      </w:r>
    </w:p>
    <w:p>
      <w:pPr/>
      <w:r>
        <w:t>As an indication, total return swaps represent approximately 0% of net assets.</w:t>
      </w:r>
    </w:p>
    <w:p>
      <w:pPr/>
    </w:p>
    <w:p>
      <w:pPr/>
      <w:r>
        <w:rPr>
          <w:b/>
        </w:rPr>
        <w:t>Other transactions used by the Compartment</w:t>
      </w:r>
    </w:p>
    <w:p>
      <w:pPr/>
      <w:r>
        <w:t>Term deposits:</w:t>
      </w:r>
    </w:p>
    <w:p>
      <w:pPr/>
      <w:r>
        <w:t>The Compartment may make term deposits with credit institutions for up to 12 months.</w:t>
      </w:r>
    </w:p>
    <w:p>
      <w:pPr/>
    </w:p>
    <w:p>
      <w:pPr/>
      <w:r>
        <w:t>Cash borrowings:</w:t>
      </w:r>
    </w:p>
    <w:p>
      <w:pPr/>
      <w:r>
        <w:t>The Compartment may borrow up to 10% of its net assets for liquidity purposes.</w:t>
      </w:r>
    </w:p>
    <w:p>
      <w:pPr/>
    </w:p>
    <w:p>
      <w:pPr/>
      <w:r>
        <w:t>Transactions involving temporary acquisitions and/or disposals of securities:</w:t>
      </w:r>
    </w:p>
    <w:p>
      <w:pPr/>
      <w:r>
        <w:t>Kinds of transaction used:</w:t>
      </w:r>
    </w:p>
    <w:p>
      <w:pPr/>
      <w:r>
        <w:t>repo and reverse repo agreements;</w:t>
      </w:r>
    </w:p>
    <w:p>
      <w:pPr/>
      <w:r>
        <w:t>lending and borrowing of securities.</w:t>
      </w:r>
    </w:p>
    <w:p>
      <w:pPr/>
    </w:p>
    <w:p>
      <w:pPr/>
      <w:r>
        <w:rPr>
          <w:b/>
        </w:rPr>
        <w:t>Risk Management:</w:t>
      </w:r>
    </w:p>
    <w:p>
      <w:pPr/>
      <w:r>
        <w:t>The method used to calculate overall exposure of the Compartment is the commitment approach.</w:t>
      </w:r>
    </w:p>
    <w:p>
      <w:pPr/>
    </w:p>
    <w:p>
      <w:pPr/>
      <w:r>
        <w:t>Interaction between the Compartment and the Master fund:</w:t>
      </w:r>
    </w:p>
    <w:p>
      <w:pPr/>
    </w:p>
    <w:p>
      <w:pPr/>
      <w:r>
        <w:t>Information flow between the Compartment and the Master Fund</w:t>
      </w:r>
    </w:p>
    <w:p>
      <w:pPr/>
      <w:r>
        <w:t>The Compartment and the Master Fund being both managed by the Management Company, they share all relevant information on a daily basis.</w:t>
      </w:r>
    </w:p>
    <w:p>
      <w:pPr/>
    </w:p>
    <w:p>
      <w:pPr/>
      <w:r>
        <w:t>Information flow between the Depositary and the Master Fund's depositary bank</w:t>
      </w:r>
    </w:p>
    <w:p>
      <w:pPr/>
      <w:r>
        <w:t>The Depositary and the Master Fund's depositary bank have entered into an information sharing agreement.</w:t>
      </w:r>
    </w:p>
    <w:p>
      <w:pPr/>
    </w:p>
    <w:p>
      <w:pPr/>
      <w:r>
        <w:t>Profile of typical investor in the Compartment:</w:t>
      </w:r>
    </w:p>
    <w:p>
      <w:pPr/>
      <w:r>
        <w:t>All investors who can afford to immobilize their capital for at least 5 years;</w:t>
      </w:r>
    </w:p>
    <w:p>
      <w:pPr/>
      <w:r>
        <w:t>accept to bear the risk of capital loss.</w:t>
      </w:r>
    </w:p>
    <w:p>
      <w:pPr/>
    </w:p>
    <w:p>
      <w:pPr/>
      <w:r>
        <w:t>Compartment's Benchmark: No</w:t>
      </w:r>
    </w:p>
    <w:p>
      <w:pPr/>
    </w:p>
    <w:p>
      <w:pPr/>
      <w:r>
        <w:t>Compartment's Performance Indicator:</w:t>
      </w:r>
    </w:p>
    <w:p>
      <w:pPr/>
      <w:r>
        <w:t>The Compartment uses no formal benchmark. Performance is assessed on an absolute return basis.</w:t>
      </w:r>
    </w:p>
    <w:p>
      <w:pPr>
        <w:rPr>
          <w:ins w:id="39" w:author="Clause Inserter" w:date="2026-03-26T12:32:46Z"/>
        </w:rPr>
      </w:pPr>
    </w:p>
    <w:p>
      <w:pPr>
        <w:rPr>
          <w:ins w:id="40" w:author="Clause Inserter" w:date="2026-03-26T12:32:46Z"/>
        </w:rPr>
      </w:pPr>
      <w:ins w:id="41" w:author="Clause Inserter" w:date="2026-03-26T12:32:46Z">
        <w:r>
          <w:rPr>
            <w:b/>
          </w:rPr>
          <w:t xml:space="preserve">Sustainable Finance Disclosure</w:t>
        </w:r>
      </w:ins>
    </w:p>
    <w:p>
      <w:pPr>
        <w:rPr>
          <w:ins w:id="42" w:author="Clause Inserter" w:date="2026-03-26T12:32:46Z"/>
        </w:rPr>
      </w:pPr>
      <w:ins w:id="43" w:author="Clause Inserter" w:date="2026-03-26T12:32:46Z">
        <w:r>
          <w:rPr>
            <w:b w:val="0"/>
          </w:rPr>
          <w:t xml:space="preserve">The Management Company ensures compliance with Regulation (EU) 2019/2088 (SFDR). Pre-contractual and periodic disclosures are made available to investors in accordance with the applicable regulatory requirements.</w:t>
        </w:r>
      </w:ins>
    </w:p>
    <w:p>
      <w:pPr>
        <w:rPr>
          <w:ins w:id="44" w:author="Clause Inserter" w:date="2026-03-26T12:32:46Z"/>
        </w:rPr>
      </w:pPr>
    </w:p>
    <w:p>
      <w:pPr/>
    </w:p>
    <w:p>
      <w:pPr/>
      <w:r>
        <w:rPr>
          <w:b/>
        </w:rPr>
        <w:t>Compartment's Main and Specific Risk Factors:</w:t>
      </w:r>
    </w:p>
    <w:p>
      <w:pPr/>
      <w:r>
        <w:t>Main Risks</w:t>
      </w:r>
    </w:p>
    <w:p>
      <w:pPr/>
      <w:r>
        <w:t>Capital Loss risk</w:t>
      </w:r>
    </w:p>
    <w:p>
      <w:pPr/>
      <w:r>
        <w:t>Equity and Market risks</w:t>
      </w:r>
    </w:p>
    <w:p>
      <w:pPr/>
      <w:r>
        <w:t>Liquidity risk</w:t>
      </w:r>
    </w:p>
    <w:p>
      <w:pPr/>
    </w:p>
    <w:p>
      <w:pPr/>
      <w:r>
        <w:t>Other risks</w:t>
      </w:r>
    </w:p>
    <w:p>
      <w:pPr/>
      <w:r>
        <w:t>Counterparty risk</w:t>
      </w:r>
    </w:p>
    <w:p>
      <w:pPr/>
      <w:r>
        <w:t>Credit risk</w:t>
      </w:r>
    </w:p>
    <w:p>
      <w:pPr/>
      <w:r>
        <w:t>Exchange rate risk</w:t>
      </w:r>
    </w:p>
    <w:p>
      <w:pPr/>
      <w:r>
        <w:t>Sustainable Investment Risk</w:t>
      </w:r>
    </w:p>
    <w:p>
      <w:pPr/>
    </w:p>
    <w:p>
      <w:pPr/>
      <w:r>
        <w:t>Conflicts of interest</w:t>
      </w:r>
    </w:p>
    <w:p>
      <w:pPr/>
      <w:r>
        <w:t>The Management Company has implemented a conflicts of interest policy. Potential conflicts are managed through information barriers and escalation procedures.</w:t>
      </w:r>
    </w:p>
    <w:p>
      <w:pPr/>
    </w:p>
    <w:p>
      <w:pPr/>
      <w:r>
        <w:t>Shares Characteristics / Subscription and Redemption conditions:</w:t>
      </w:r>
    </w:p>
    <w:p>
      <w:pPr/>
      <w:r>
        <w:t>Business Day: A full business day on which banks are open in Luxembourg and EUR markets.</w:t>
      </w:r>
    </w:p>
    <w:p>
      <w:pPr/>
      <w:r>
        <w:t>Valuation Day: Every Business Day.</w:t>
      </w:r>
    </w:p>
    <w:p>
      <w:pPr/>
      <w:r>
        <w:t>Cut-off Time: 9.00 a.m. on the relevant Valuation Day.</w:t>
      </w:r>
    </w:p>
    <w:p>
      <w:pPr/>
      <w:r>
        <w:t>Subscription and Redemption Settlement Day: 2 Business Days after the relevant Valuation Day.</w:t>
      </w:r>
    </w:p>
    <w:p>
      <w:pPr/>
    </w:p>
    <w:p>
      <w:pPr/>
      <w:r>
        <w:t>Main Share Classes</w:t>
      </w:r>
    </w:p>
    <w:p>
      <w:pPr/>
    </w:p>
    <w:p>
      <w:pPr/>
      <w:r>
        <w:t>SFDR Annex 1 - Pre-contractual disclosure for the financial products referred to in Article 8.</w:t>
      </w:r>
    </w:p>
    <w:p>
      <w:pPr>
        <w:rPr>
          <w:ins w:id="29" w:author="Clause Inserter" w:date="2026-03-26T12:32:46Z"/>
        </w:rPr>
      </w:pPr>
    </w:p>
    <w:p>
      <w:pPr>
        <w:rPr>
          <w:ins w:id="30" w:author="Clause Inserter" w:date="2026-03-26T12:32:46Z"/>
        </w:rPr>
      </w:pPr>
      <w:ins w:id="31" w:author="Clause Inserter" w:date="2026-03-26T12:32:46Z">
        <w:r>
          <w:rPr>
            <w:b/>
          </w:rPr>
          <w:t xml:space="preserve">Stewardship Policy</w:t>
        </w:r>
      </w:ins>
    </w:p>
    <w:p>
      <w:pPr>
        <w:rPr>
          <w:ins w:id="32" w:author="Clause Inserter" w:date="2026-03-26T12:32:46Z"/>
        </w:rPr>
      </w:pPr>
      <w:ins w:id="33" w:author="Clause Inserter" w:date="2026-03-26T12:32:46Z">
        <w:r>
          <w:rPr>
            <w:b w:val="0"/>
          </w:rPr>
          <w:t xml:space="preserve">Monitor and engage with investee companies on ESG matters.</w:t>
        </w:r>
      </w:ins>
    </w:p>
    <w:p>
      <w:pPr>
        <w:rPr>
          <w:ins w:id="34" w:author="Clause Inserter" w:date="2026-03-26T12:32:46Z"/>
        </w:rPr>
      </w:pPr>
      <w:ins w:id="35" w:author="Clause Inserter" w:date="2026-03-26T12:32:46Z">
        <w:r>
          <w:rPr>
            <w:b w:val="0"/>
          </w:rPr>
          <w:t xml:space="preserve">Exercise voting rights in accordance with the Stewardship Policy.</w:t>
        </w:r>
      </w:ins>
    </w:p>
    <w:p>
      <w:pPr>
        <w:rPr>
          <w:ins w:id="36" w:author="Clause Inserter" w:date="2026-03-26T12:32:46Z"/>
        </w:rPr>
      </w:pPr>
      <w:ins w:id="37" w:author="Clause Inserter" w:date="2026-03-26T12:32:46Z">
        <w:r>
          <w:rPr>
            <w:b w:val="0"/>
          </w:rPr>
          <w:t xml:space="preserve">Disclose engagement and voting outcomes in the annual report.</w:t>
        </w:r>
      </w:ins>
    </w:p>
    <w:p>
      <w:pPr>
        <w:rPr>
          <w:ins w:id="38" w:author="Clause Inserter" w:date="2026-03-26T12:32:46Z"/>
        </w:rPr>
      </w:pPr>
    </w:p>
    <w:p>
      <w:pPr/>
    </w:p>
    <w:p>
      <w:pPr/>
    </w:p>
    <w:p>
      <w:pPr/>
      <w:r>
        <w:rPr>
          <w:b/>
        </w:rPr>
        <w:t>SUPPLEMENT 2. CPR Invest – Reactive</w:t>
      </w:r>
    </w:p>
    <w:p>
      <w:pPr/>
    </w:p>
    <w:p>
      <w:pPr/>
      <w:r>
        <w:t>The Compartment seeks to provide long-term capital growth by investing primarily in equities and equity-related securities listed on recognised markets worldwide.</w:t>
      </w:r>
    </w:p>
    <w:p>
      <w:pPr/>
      <w:r>
        <w:t>The Compartment may hold up to 15% of its assets in one or more of the following:</w:t>
      </w:r>
    </w:p>
    <w:p>
      <w:pPr/>
      <w:r>
        <w:t>Ancillary liquid assets;</w:t>
      </w:r>
    </w:p>
    <w:p>
      <w:pPr/>
      <w:r>
        <w:t>Financial derivative instruments, which may be used only for hedging purposes.</w:t>
      </w:r>
    </w:p>
    <w:p>
      <w:pPr/>
    </w:p>
    <w:p>
      <w:pPr/>
      <w:r>
        <w:t>Launch date: 01/01/2015</w:t>
      </w:r>
    </w:p>
    <w:p>
      <w:pPr/>
    </w:p>
    <w:p>
      <w:pPr/>
      <w:r>
        <w:t>Term: Undetermined duration</w:t>
      </w:r>
    </w:p>
    <w:p>
      <w:pPr/>
    </w:p>
    <w:p>
      <w:pPr/>
      <w:r>
        <w:t>Reference Currency: Euro (EUR)</w:t>
      </w:r>
    </w:p>
    <w:p>
      <w:pPr>
        <w:rPr>
          <w:ins w:id="17" w:author="Clause Inserter" w:date="2026-03-26T12:32:46Z"/>
        </w:rPr>
      </w:pPr>
    </w:p>
    <w:p>
      <w:pPr>
        <w:rPr>
          <w:ins w:id="18" w:author="Clause Inserter" w:date="2026-03-26T12:32:46Z"/>
        </w:rPr>
      </w:pPr>
      <w:ins w:id="19" w:author="Clause Inserter" w:date="2026-03-26T12:32:46Z">
        <w:r>
          <w:rPr>
            <w:b/>
          </w:rPr>
          <w:t xml:space="preserve">German Investment Tax Act</w:t>
        </w:r>
      </w:ins>
    </w:p>
    <w:p>
      <w:pPr>
        <w:rPr>
          <w:ins w:id="20" w:author="Clause Inserter" w:date="2026-03-26T12:32:46Z"/>
        </w:rPr>
      </w:pPr>
      <w:ins w:id="21" w:author="Clause Inserter" w:date="2026-03-26T12:32:46Z">
        <w:r>
          <w:rPr>
            <w:b/>
          </w:rPr>
          <w:t xml:space="preserve">Equity fund status:</w:t>
        </w:r>
      </w:ins>
    </w:p>
    <w:p>
      <w:pPr>
        <w:rPr>
          <w:ins w:id="22" w:author="Clause Inserter" w:date="2026-03-26T12:32:46Z"/>
        </w:rPr>
      </w:pPr>
      <w:ins w:id="23" w:author="Clause Inserter" w:date="2026-03-26T12:32:46Z">
        <w:r>
          <w:rPr>
            <w:b w:val="0"/>
          </w:rPr>
          <w:t xml:space="preserve">At least 51% of the Compartment's assets consist of equity participations within the meaning of the German Investment Tax Act (InvStG).</w:t>
        </w:r>
      </w:ins>
    </w:p>
    <w:p>
      <w:pPr>
        <w:rPr>
          <w:ins w:id="24" w:author="Clause Inserter" w:date="2026-03-26T12:32:46Z"/>
        </w:rPr>
      </w:pPr>
      <w:ins w:id="25" w:author="Clause Inserter" w:date="2026-03-26T12:32:46Z">
        <w:r>
          <w:rPr>
            <w:b/>
          </w:rPr>
          <w:t xml:space="preserve">Mixed fund status:</w:t>
        </w:r>
      </w:ins>
    </w:p>
    <w:p>
      <w:pPr>
        <w:rPr>
          <w:ins w:id="26" w:author="Clause Inserter" w:date="2026-03-26T12:32:46Z"/>
        </w:rPr>
      </w:pPr>
      <w:ins w:id="27" w:author="Clause Inserter" w:date="2026-03-26T12:32:46Z">
        <w:r>
          <w:rPr>
            <w:b w:val="0"/>
          </w:rPr>
          <w:t xml:space="preserve">At least 25% of the Compartment's assets consist of equity participations within the meaning of the German Investment Tax Act (InvStG).</w:t>
        </w:r>
      </w:ins>
    </w:p>
    <w:p>
      <w:pPr>
        <w:rPr>
          <w:ins w:id="28" w:author="Clause Inserter" w:date="2026-03-26T12:32:46Z"/>
        </w:rPr>
      </w:pPr>
    </w:p>
    <w:p>
      <w:pPr/>
    </w:p>
    <w:p>
      <w:pPr/>
      <w:r>
        <w:rPr>
          <w:b/>
        </w:rPr>
        <w:t>Investment strategy and policy of the Compartment</w:t>
      </w:r>
    </w:p>
    <w:p>
      <w:pPr/>
      <w:r>
        <w:t>The Compartment is actively managed and invests across a diversified portfolio of equities. The management team uses both quantitative and qualitative analysis to select securities.</w:t>
      </w:r>
    </w:p>
    <w:p>
      <w:pPr/>
    </w:p>
    <w:p>
      <w:pPr/>
      <w:r>
        <w:rPr>
          <w:b/>
        </w:rPr>
        <w:t>Assets used by the Compartment</w:t>
      </w:r>
    </w:p>
    <w:p>
      <w:pPr/>
      <w:r>
        <w:t>Equities:</w:t>
      </w:r>
    </w:p>
    <w:p>
      <w:pPr/>
      <w:r>
        <w:t>The Compartment may invest up to 100% of its assets in equities and equity-related instruments listed on regulated markets.</w:t>
      </w:r>
    </w:p>
    <w:p>
      <w:pPr/>
    </w:p>
    <w:p>
      <w:pPr/>
      <w:r>
        <w:t>Debt securities and money-market instruments:</w:t>
      </w:r>
    </w:p>
    <w:p>
      <w:pPr/>
      <w:r>
        <w:t>The Compartment may hold up to 20% of its assets in short-term money-market instruments for liquidity management purposes.</w:t>
      </w:r>
    </w:p>
    <w:p>
      <w:pPr/>
    </w:p>
    <w:p>
      <w:pPr/>
      <w:r>
        <w:rPr>
          <w:b/>
        </w:rPr>
        <w:t>Derivatives in general used by the Compartment</w:t>
      </w:r>
    </w:p>
    <w:p>
      <w:pPr/>
      <w:r>
        <w:t>The Compartment may use financial derivative instruments for hedging purposes only. The use of derivatives will not exceed a total commitment of one time the assets.</w:t>
      </w:r>
    </w:p>
    <w:p>
      <w:pPr/>
    </w:p>
    <w:p>
      <w:pPr/>
      <w:r>
        <w:t>Total Return Swaps:</w:t>
      </w:r>
    </w:p>
    <w:p>
      <w:pPr/>
      <w:r>
        <w:t>As an indication, total return swaps represent approximately 0% of net assets.</w:t>
      </w:r>
    </w:p>
    <w:p>
      <w:pPr/>
    </w:p>
    <w:p>
      <w:pPr/>
      <w:r>
        <w:rPr>
          <w:b/>
        </w:rPr>
        <w:t>Other transactions used by the Compartment</w:t>
      </w:r>
    </w:p>
    <w:p>
      <w:pPr/>
      <w:r>
        <w:t>Term deposits:</w:t>
      </w:r>
    </w:p>
    <w:p>
      <w:pPr/>
      <w:r>
        <w:t>The Compartment may make term deposits with credit institutions for up to 12 months.</w:t>
      </w:r>
    </w:p>
    <w:p>
      <w:pPr/>
    </w:p>
    <w:p>
      <w:pPr/>
      <w:r>
        <w:t>Cash borrowings:</w:t>
      </w:r>
    </w:p>
    <w:p>
      <w:pPr/>
      <w:r>
        <w:t>The Compartment may borrow up to 10% of its net assets for liquidity purposes.</w:t>
      </w:r>
    </w:p>
    <w:p>
      <w:pPr/>
    </w:p>
    <w:p>
      <w:pPr/>
      <w:r>
        <w:t>Transactions involving temporary acquisitions and/or disposals of securities:</w:t>
      </w:r>
    </w:p>
    <w:p>
      <w:pPr/>
      <w:r>
        <w:t>Kinds of transaction used:</w:t>
      </w:r>
    </w:p>
    <w:p>
      <w:pPr/>
      <w:r>
        <w:t>repo and reverse repo agreements;</w:t>
      </w:r>
    </w:p>
    <w:p>
      <w:pPr/>
      <w:r>
        <w:t>lending and borrowing of securities.</w:t>
      </w:r>
    </w:p>
    <w:p>
      <w:pPr/>
    </w:p>
    <w:p>
      <w:pPr/>
      <w:r>
        <w:rPr>
          <w:b/>
        </w:rPr>
        <w:t>Risk Management:</w:t>
      </w:r>
    </w:p>
    <w:p>
      <w:pPr/>
      <w:r>
        <w:t>The method used to calculate overall exposure of the Compartment is the value-at-risk (VaR) approach.</w:t>
      </w:r>
    </w:p>
    <w:p>
      <w:pPr/>
    </w:p>
    <w:p>
      <w:pPr/>
      <w:r>
        <w:t>Interaction between the Compartment and the Master fund:</w:t>
      </w:r>
    </w:p>
    <w:p>
      <w:pPr/>
    </w:p>
    <w:p>
      <w:pPr/>
      <w:r>
        <w:t>Information flow between the Compartment and the Master Fund</w:t>
      </w:r>
    </w:p>
    <w:p>
      <w:pPr/>
      <w:r>
        <w:t>The Compartment and the Master Fund being both managed by the Management Company, they share all relevant information on a daily basis.</w:t>
      </w:r>
    </w:p>
    <w:p>
      <w:pPr/>
    </w:p>
    <w:p>
      <w:pPr/>
      <w:r>
        <w:t>Information flow between the Depositary and the Master Fund's depositary bank</w:t>
      </w:r>
    </w:p>
    <w:p>
      <w:pPr/>
      <w:r>
        <w:t>The Depositary and the Master Fund's depositary bank have entered into an information sharing agreement.</w:t>
      </w:r>
    </w:p>
    <w:p>
      <w:pPr/>
    </w:p>
    <w:p>
      <w:pPr/>
      <w:r>
        <w:t>Profile of typical investor in the Compartment:</w:t>
      </w:r>
    </w:p>
    <w:p>
      <w:pPr/>
      <w:r>
        <w:t>All investors who can afford to immobilize their capital for at least 4 years;</w:t>
      </w:r>
    </w:p>
    <w:p>
      <w:pPr/>
      <w:r>
        <w:t>accept to bear the risk of capital loss.</w:t>
      </w:r>
    </w:p>
    <w:p>
      <w:pPr/>
    </w:p>
    <w:p>
      <w:pPr/>
      <w:r>
        <w:t>Compartment's Benchmark: No</w:t>
      </w:r>
    </w:p>
    <w:p>
      <w:pPr/>
    </w:p>
    <w:p>
      <w:pPr/>
      <w:r>
        <w:t>Compartment's Performance Indicator:</w:t>
      </w:r>
    </w:p>
    <w:p>
      <w:pPr/>
      <w:r>
        <w:t>The Compartment uses no formal benchmark. Performance is assessed on an absolute return basis.</w:t>
      </w:r>
    </w:p>
    <w:p>
      <w:pPr>
        <w:rPr>
          <w:ins w:id="11" w:author="Clause Inserter" w:date="2026-03-26T12:32:46Z"/>
        </w:rPr>
      </w:pPr>
    </w:p>
    <w:p>
      <w:pPr>
        <w:rPr>
          <w:ins w:id="12" w:author="Clause Inserter" w:date="2026-03-26T12:32:46Z"/>
        </w:rPr>
      </w:pPr>
      <w:ins w:id="13" w:author="Clause Inserter" w:date="2026-03-26T12:32:46Z">
        <w:r>
          <w:rPr>
            <w:b/>
          </w:rPr>
          <w:t xml:space="preserve">Sustainable Finance Disclosure</w:t>
        </w:r>
      </w:ins>
    </w:p>
    <w:p>
      <w:pPr>
        <w:rPr>
          <w:ins w:id="14" w:author="Clause Inserter" w:date="2026-03-26T12:32:46Z"/>
        </w:rPr>
      </w:pPr>
      <w:ins w:id="15" w:author="Clause Inserter" w:date="2026-03-26T12:32:46Z">
        <w:r>
          <w:rPr>
            <w:b w:val="0"/>
          </w:rPr>
          <w:t xml:space="preserve">The Management Company ensures compliance with Regulation (EU) 2019/2088 (SFDR). Pre-contractual and periodic disclosures are made available to investors in accordance with the applicable regulatory requirements.</w:t>
        </w:r>
      </w:ins>
    </w:p>
    <w:p>
      <w:pPr>
        <w:rPr>
          <w:ins w:id="16" w:author="Clause Inserter" w:date="2026-03-26T12:32:46Z"/>
        </w:rPr>
      </w:pPr>
    </w:p>
    <w:p>
      <w:pPr/>
    </w:p>
    <w:p>
      <w:pPr/>
      <w:r>
        <w:rPr>
          <w:b/>
        </w:rPr>
        <w:t>Compartment's Main and Specific Risk Factors:</w:t>
      </w:r>
    </w:p>
    <w:p>
      <w:pPr/>
      <w:r>
        <w:t>Main Risks</w:t>
      </w:r>
    </w:p>
    <w:p>
      <w:pPr/>
      <w:r>
        <w:t>Capital Loss risk</w:t>
      </w:r>
    </w:p>
    <w:p>
      <w:pPr/>
      <w:r>
        <w:t>Equity and Market risks</w:t>
      </w:r>
    </w:p>
    <w:p>
      <w:pPr/>
      <w:r>
        <w:t>Liquidity risk</w:t>
      </w:r>
    </w:p>
    <w:p>
      <w:pPr/>
    </w:p>
    <w:p>
      <w:pPr/>
      <w:r>
        <w:t>Other risks</w:t>
      </w:r>
    </w:p>
    <w:p>
      <w:pPr/>
      <w:r>
        <w:t>Counterparty risk</w:t>
      </w:r>
    </w:p>
    <w:p>
      <w:pPr/>
      <w:r>
        <w:t>Credit risk</w:t>
      </w:r>
    </w:p>
    <w:p>
      <w:pPr/>
      <w:r>
        <w:t>Exchange rate risk</w:t>
      </w:r>
    </w:p>
    <w:p>
      <w:pPr/>
      <w:r>
        <w:t>Sustainable Investment Risk</w:t>
      </w:r>
    </w:p>
    <w:p>
      <w:pPr/>
    </w:p>
    <w:p>
      <w:pPr/>
      <w:r>
        <w:t>Conflicts of interest</w:t>
      </w:r>
    </w:p>
    <w:p>
      <w:pPr/>
      <w:r>
        <w:t>The Management Company has implemented a conflicts of interest policy. Potential conflicts are managed through information barriers and escalation procedures.</w:t>
      </w:r>
    </w:p>
    <w:p>
      <w:pPr/>
    </w:p>
    <w:p>
      <w:pPr/>
      <w:r>
        <w:t>Shares Characteristics / Subscription and Redemption conditions:</w:t>
      </w:r>
    </w:p>
    <w:p>
      <w:pPr/>
      <w:r>
        <w:t>Business Day: A full business day on which banks are open in Luxembourg and EUR markets.</w:t>
      </w:r>
    </w:p>
    <w:p>
      <w:pPr/>
      <w:r>
        <w:t>Valuation Day: Every Business Day.</w:t>
      </w:r>
    </w:p>
    <w:p>
      <w:pPr/>
      <w:r>
        <w:t>Cut-off Time: 9.00 a.m. on the relevant Valuation Day.</w:t>
      </w:r>
    </w:p>
    <w:p>
      <w:pPr/>
      <w:r>
        <w:t>Subscription and Redemption Settlement Day: 2 Business Days after the relevant Valuation Day.</w:t>
      </w:r>
    </w:p>
    <w:p>
      <w:pPr/>
    </w:p>
    <w:p>
      <w:pPr/>
      <w:r>
        <w:t>Main Share Classes</w:t>
      </w:r>
    </w:p>
    <w:p>
      <w:pPr/>
    </w:p>
    <w:p>
      <w:pPr/>
      <w:r>
        <w:t>SFDR Annex 2 - Pre-contractual disclosure for the financial products referred to in Article 8.</w:t>
      </w:r>
    </w:p>
    <w:p>
      <w:pPr>
        <w:rPr>
          <w:ins w:id="1" w:author="Clause Inserter" w:date="2026-03-26T12:32:46Z"/>
        </w:rPr>
      </w:pPr>
    </w:p>
    <w:p>
      <w:pPr>
        <w:rPr>
          <w:ins w:id="2" w:author="Clause Inserter" w:date="2026-03-26T12:32:46Z"/>
        </w:rPr>
      </w:pPr>
      <w:ins w:id="3" w:author="Clause Inserter" w:date="2026-03-26T12:32:46Z">
        <w:r>
          <w:rPr>
            <w:b/>
          </w:rPr>
          <w:t xml:space="preserve">Stewardship Policy</w:t>
        </w:r>
      </w:ins>
    </w:p>
    <w:p>
      <w:pPr>
        <w:rPr>
          <w:ins w:id="4" w:author="Clause Inserter" w:date="2026-03-26T12:32:46Z"/>
        </w:rPr>
      </w:pPr>
      <w:ins w:id="5" w:author="Clause Inserter" w:date="2026-03-26T12:32:46Z">
        <w:r>
          <w:rPr>
            <w:b w:val="0"/>
          </w:rPr>
          <w:t xml:space="preserve">Monitor and engage with investee companies on ESG matters.</w:t>
        </w:r>
      </w:ins>
    </w:p>
    <w:p>
      <w:pPr>
        <w:rPr>
          <w:ins w:id="6" w:author="Clause Inserter" w:date="2026-03-26T12:32:46Z"/>
        </w:rPr>
      </w:pPr>
      <w:ins w:id="7" w:author="Clause Inserter" w:date="2026-03-26T12:32:46Z">
        <w:r>
          <w:rPr>
            <w:b w:val="0"/>
          </w:rPr>
          <w:t xml:space="preserve">Exercise voting rights in accordance with the Stewardship Policy.</w:t>
        </w:r>
      </w:ins>
    </w:p>
    <w:p>
      <w:pPr>
        <w:rPr>
          <w:ins w:id="8" w:author="Clause Inserter" w:date="2026-03-26T12:32:46Z"/>
        </w:rPr>
      </w:pPr>
      <w:ins w:id="9" w:author="Clause Inserter" w:date="2026-03-26T12:32:46Z">
        <w:r>
          <w:rPr>
            <w:b w:val="0"/>
          </w:rPr>
          <w:t xml:space="preserve">Disclose engagement and voting outcomes in the annual report.</w:t>
        </w:r>
      </w:ins>
    </w:p>
    <w:p>
      <w:pPr>
        <w:rPr>
          <w:ins w:id="10" w:author="Clause Inserter" w:date="2026-03-26T12:32:46Z"/>
        </w:rPr>
      </w:pP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